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391932364"/>
        <w:tag w:val="goog_rdk_5"/>
      </w:sdtPr>
      <w:sdtContent>
        <w:p w:rsidR="00000000" w:rsidDel="00000000" w:rsidP="00000000" w:rsidRDefault="00000000" w:rsidRPr="00000000" w14:paraId="00000001">
          <w:pPr>
            <w:ind w:right="-1695"/>
            <w:rPr/>
            <w:pPrChange w:author="Pedro Crivaro" w:id="0" w:date="2026-06-07T07:14:27Z">
              <w:pPr/>
            </w:pPrChange>
          </w:pPr>
          <w:sdt>
            <w:sdtPr>
              <w:id w:val="88120767"/>
              <w:tag w:val="goog_rdk_1"/>
            </w:sdtPr>
            <w:sdtContent>
              <w:ins w:author="Tomas Diab" w:id="0" w:date="2026-06-08T23:18:42Z"/>
              <w:sdt>
                <w:sdtPr>
                  <w:id w:val="-1244030552"/>
                  <w:tag w:val="goog_rdk_2"/>
                </w:sdtPr>
                <w:sdtContent>
                  <w:ins w:author="Tomas Diab" w:id="0" w:date="2026-06-08T23:18:42Z">
                    <w:r w:rsidDel="00000000" w:rsidR="00000000" w:rsidRPr="00000000">
                      <w:rPr>
                        <w:rtl w:val="0"/>
                        <w:rPrChange w:author="Tomas Diab" w:id="1" w:date="2026-06-08T23:18:42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++</w:t>
                    </w:r>
                  </w:ins>
                </w:sdtContent>
              </w:sdt>
              <w:ins w:author="Tomas Diab" w:id="0" w:date="2026-06-08T23:18:42Z"/>
            </w:sdtContent>
          </w:sdt>
          <w:sdt>
            <w:sdtPr>
              <w:id w:val="769378333"/>
              <w:tag w:val="goog_rdk_3"/>
            </w:sdtPr>
            <w:sdtContent>
              <w:ins w:author="Pedro Crivaro" w:id="2" w:date="2026-06-07T07:14:28Z"/>
              <w:sdt>
                <w:sdtPr>
                  <w:id w:val="1118206391"/>
                  <w:tag w:val="goog_rdk_4"/>
                </w:sdtPr>
                <w:sdtContent>
                  <w:ins w:author="Pedro Crivaro" w:id="2" w:date="2026-06-07T07:14:28Z">
                    <w:r w:rsidDel="00000000" w:rsidR="00000000" w:rsidRPr="00000000">
                      <w:rPr>
                        <w:rtl w:val="0"/>
                        <w:rPrChange w:author="Pedro Crivaro" w:id="3" w:date="2026-06-07T07:14:28Z">
                          <w:rPr>
                            <w:rFonts w:ascii="Arial" w:cs="Arial" w:eastAsia="Arial" w:hAnsi="Arial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2"/>
                            <w:szCs w:val="22"/>
                            <w:u w:val="none"/>
                            <w:shd w:fill="auto" w:val="clear"/>
                            <w:vertAlign w:val="baseline"/>
                          </w:rPr>
                        </w:rPrChange>
                      </w:rPr>
                      <w:t xml:space="preserve">d</w:t>
                    </w:r>
                  </w:ins>
                </w:sdtContent>
              </w:sdt>
              <w:ins w:author="Pedro Crivaro" w:id="2" w:date="2026-06-07T07:14:28Z"/>
            </w:sdtContent>
          </w:sdt>
          <w:r w:rsidDel="00000000" w:rsidR="00000000" w:rsidRPr="00000000">
            <w:rPr>
              <w:rtl w:val="0"/>
            </w:rPr>
            <w:t xml:space="preserve">1) </w:t>
          </w:r>
          <w:r w:rsidDel="00000000" w:rsidR="00000000" w:rsidRPr="00000000">
            <w:rPr/>
            <w:drawing>
              <wp:inline distB="0" distT="0" distL="0" distR="0">
                <wp:extent cx="5400040" cy="1764030"/>
                <wp:effectExtent b="0" l="0" r="0" t="0"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17640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400040" cy="351852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00040" cy="259299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400040" cy="3256097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400040" cy="2058549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00040" cy="287750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86083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7A4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7A4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NrdBfup+xv4UxNoJI0zi68ZWeA==">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2020-06-26T01:12:00Z</dcterms:created>
  <dc:creator>Usuario de Windows</dc:creator>
</cp:coreProperties>
</file>